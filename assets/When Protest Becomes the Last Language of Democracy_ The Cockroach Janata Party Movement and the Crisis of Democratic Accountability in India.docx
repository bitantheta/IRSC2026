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u w:val="single"/>
        </w:rPr>
      </w:pPr>
      <w:r w:rsidDel="00000000" w:rsidR="00000000" w:rsidRPr="00000000">
        <w:rPr>
          <w:b w:val="1"/>
          <w:bCs w:val="1"/>
          <w:sz w:val="28"/>
          <w:szCs w:val="28"/>
          <w:u w:val="single"/>
          <w:rtl w:val="0"/>
        </w:rPr>
        <w:t xml:space="preserve">When Protest Becomes the Last Language of Democracy: The Cockroach Janata Party Movement and the Crisis of Democratic Accountability in India</w:t>
      </w:r>
    </w:p>
    <w:p w:rsidR="00000000" w:rsidDel="00000000" w:rsidP="00000000" w:rsidRDefault="00000000" w:rsidRPr="00000000" w14:paraId="00000002">
      <w:pPr>
        <w:jc w:val="center"/>
        <w:rPr>
          <w:b w:val="1"/>
          <w:bCs w:val="1"/>
          <w:u w:val="single"/>
        </w:rPr>
      </w:pPr>
      <w:r w:rsidDel="00000000" w:rsidR="00000000" w:rsidRPr="00000000">
        <w:rPr>
          <w:rtl w:val="0"/>
        </w:rPr>
      </w:r>
    </w:p>
    <w:p w:rsidR="00000000" w:rsidDel="00000000" w:rsidP="00000000" w:rsidRDefault="00000000" w:rsidRPr="00000000" w14:paraId="00000003">
      <w:pPr>
        <w:jc w:val="center"/>
        <w:rPr>
          <w:b w:val="1"/>
          <w:bCs w:val="1"/>
        </w:rPr>
      </w:pPr>
      <w:r w:rsidDel="00000000" w:rsidR="00000000" w:rsidRPr="00000000">
        <w:rPr>
          <w:b w:val="1"/>
          <w:bCs w:val="1"/>
          <w:rtl w:val="0"/>
        </w:rPr>
        <w:t xml:space="preserve">Arpam Ghosh – UG (III)</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Cockroach Janata Party (CJP) protest unveils the current situation of the state, and shows us the reality of the so-called emerging Viksit Bharat, 2047. It shows that how the citizens still need to go through extreme protests and hunger strikes just to bring accountability to the government for their mismanagements. India has seen various protests, and has a history of disagreeing with governments through protests and hunger strikes. Several times India have witnessed peaceful protests and hunger strikes, which had ultimately led the government to get into accountability. But the present government needs to answer protests through violence and taking accountability still stays a secondary option.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u w:val="single"/>
        </w:rPr>
      </w:pPr>
      <w:r w:rsidDel="00000000" w:rsidR="00000000" w:rsidRPr="00000000">
        <w:rPr>
          <w:b w:val="1"/>
          <w:bCs w:val="1"/>
          <w:u w:val="single"/>
          <w:rtl w:val="0"/>
        </w:rPr>
        <w:t xml:space="preserve">The Cockroach Janata Party Movement and the Demand for Accountability</w:t>
      </w:r>
    </w:p>
    <w:p w:rsidR="00000000" w:rsidDel="00000000" w:rsidP="00000000" w:rsidRDefault="00000000" w:rsidRPr="00000000" w14:paraId="00000008">
      <w:pPr>
        <w:rPr/>
      </w:pPr>
      <w:r w:rsidDel="00000000" w:rsidR="00000000" w:rsidRPr="00000000">
        <w:rPr>
          <w:rtl w:val="0"/>
        </w:rPr>
        <w:t xml:space="preserve">The Cockroach Janata Party (CJP) had protested in Jantar Mantar, New Delhi about two months approx, followed by the hunger strike performed by the famous educator and environmental activist Sonam Wangchuk. The protest took place because of the repeated mismanagements of competitive exams conducted by the National Testing Agency (NTA), followed by the malpractice in examinations and question paper leaks. The recent National Eligibility cum Entrance Test (NEET) paper leak, followed by the suicide of about 21 students amid the paper leak and the canceling of examination stress, this led to the nationwide outrage demanding governmental and ministerial accountability. But rather, listening to the voices and protests the government chose silence in the first place, then after seeing the massive growth of outrage and the continuation of the hunger strike by Sonam Wangchuk the government chose to detain him forcefully by the Delhi Police, from the protest site at Jantar Mantar on the 20</w:t>
      </w:r>
      <w:r w:rsidDel="00000000" w:rsidR="00000000" w:rsidRPr="00000000">
        <w:rPr>
          <w:vertAlign w:val="superscript"/>
          <w:rtl w:val="0"/>
        </w:rPr>
        <w:t xml:space="preserve">th</w:t>
      </w:r>
      <w:r w:rsidDel="00000000" w:rsidR="00000000" w:rsidRPr="00000000">
        <w:rPr>
          <w:rtl w:val="0"/>
        </w:rPr>
        <w:t xml:space="preserve"> day (entering the 21</w:t>
      </w:r>
      <w:r w:rsidDel="00000000" w:rsidR="00000000" w:rsidRPr="00000000">
        <w:rPr>
          <w:vertAlign w:val="superscript"/>
          <w:rtl w:val="0"/>
        </w:rPr>
        <w:t xml:space="preserve">st</w:t>
      </w:r>
      <w:r w:rsidDel="00000000" w:rsidR="00000000" w:rsidRPr="00000000">
        <w:rPr>
          <w:rtl w:val="0"/>
        </w:rPr>
        <w:t xml:space="preserve"> day) of his hunger strike. Then the protesting students and individuals marched to the Indian Parliament on July 20, 2026 during the first day of the ongoing monsoon session of the parliament. The “Sansad Chalo” march was organized to demand the government’s accountability for exam paper leaks and the resignation of the education minister for the mismanagement in conducting the examinations.</w:t>
      </w:r>
      <w:ins w:author="Microsoft Word" w:id="0" w:date="2026-07-31T07:35:00Z">
        <w:r w:rsidDel="00000000" w:rsidR="00000000" w:rsidRPr="00000000">
          <w:rPr>
            <w:rtl w:val="0"/>
          </w:rPr>
          <w:t xml:space="preserve"> </w:t>
        </w:r>
      </w:ins>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protest witnessed a massive outrage by the Gen-Z groups, also by the of experienced vocal individuals such as famous actor Prakash Raj who stood as an active participant throughout the movement, Shabana Azmi visited the protest site ahead of the march to support the protesting students and address the gathering, activist Yogendra Yadav have shown his active participance throughout the movement, Kunal Kamra, the comedian and political satirist joined the physical protest site in Delhi. The protest and the march was covered by the independent journalists, those brought up the actual news of the ongoing outrage, refraining the governmental faithful mainstream media to mobilize over the movement. The independent media have been covering the CJP protest from the beginning, and kept on delivering the public reactions in an unbiased manner and have connected the movement with every corner of the nation and largely connected with the youths of the nation this is how the independent and unbiased media had contributed to the movement without considering their safety as they were among the major individuals who had faced the police brutality throughout the march to the parliament. The protest made it clear that the running of the present government is lacking the satisfaction of the people, which is ultimately leading to the nationwide outrage. And as an answer to it the government responses with silence, detention of protestors, and the violence by the police. This government tries to corrupt the mind of the citizens, by making complete control over the digital mainstream media, which is accessible by every part, section and class of the society, and people hugely depends on the main stream media as a source of information. The BJP government does not let any institutions to question them. And they did so with the CJP protest, the mainstream media labeled the CJP protest a foreign funded movement, which was apparently dismissed by the Ministry of External Affairs (MEA), the media also labeled Sonam Wangchuk as a Chinese agent, which is among the most disturbing claims. The complete control over the media by the BJP government is one of the foremost reasons that the democracy of India is in an immense threat. No doubt why the Reporters Without Borders (RSF) categorizes the press freedom situation in India as “very serious”, and ranked the Indian media 157th out of 180 countries. This shows us the glimpse of India turning to a serious totalitarian fascist dictatorship.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u w:val="single"/>
        </w:rPr>
      </w:pPr>
      <w:r w:rsidDel="00000000" w:rsidR="00000000" w:rsidRPr="00000000">
        <w:rPr>
          <w:b w:val="1"/>
          <w:bCs w:val="1"/>
          <w:u w:val="single"/>
          <w:rtl w:val="0"/>
        </w:rPr>
        <w:t xml:space="preserve">Protest, State Response, and the Changing Nature of Indian Democracy</w:t>
      </w:r>
    </w:p>
    <w:p w:rsidR="00000000" w:rsidDel="00000000" w:rsidP="00000000" w:rsidRDefault="00000000" w:rsidRPr="00000000" w14:paraId="0000000C">
      <w:pPr>
        <w:rPr/>
      </w:pPr>
      <w:r w:rsidDel="00000000" w:rsidR="00000000" w:rsidRPr="00000000">
        <w:rPr>
          <w:rtl w:val="0"/>
        </w:rPr>
        <w:t xml:space="preserve">India has witnessed protests, strikes and outrages throughout its history. It is a country which is made out of revolutions and protests throughout its evolution to a democracy. But the situation today reveals the true nature of the reverse transformation of the democratic ethics of the state. The state is said to be stepping towards a new and developed India, but when the needs and voices of the youth are being suppressed by power and brutality, this itself is undermining the very pillars of it.</w:t>
      </w:r>
    </w:p>
    <w:p w:rsidR="00000000" w:rsidDel="00000000" w:rsidP="00000000" w:rsidRDefault="00000000" w:rsidRPr="00000000" w14:paraId="0000000D">
      <w:pPr>
        <w:rPr>
          <w:b w:val="1"/>
          <w:bCs w:val="1"/>
        </w:rPr>
      </w:pPr>
      <w:r w:rsidDel="00000000" w:rsidR="00000000" w:rsidRPr="00000000">
        <w:rPr>
          <w:rtl w:val="0"/>
        </w:rPr>
        <w:t xml:space="preserve">Previously India has witnessed numbers of protests throughout its evolutions, the situation today differs it from the old India. Protests are the very reason which had led to the independence of the nation. Those protests were too followed by massive outrages, strikes, hunger strikes and appeals. Which had even humbled the British Government to listen to the protestors. Even the early post-independent India have witnessed several protests and movements in the era, but those movements have brought solutions to it. The then protestors were not been labeled as anti-nationals as the present government does. This is the reason why the present governance is getting the title of an authoritarian rule, as the BJP government does not listen to the voices of the citizen and tries to make control over the society and tries to structure it in its own way. The “Sansad Chalo” march by CJP had also witnessed the brutality of the government, through the lathi charge of the police, charging of tear gas over protestors, and sexual harassment by the police over the women protestors. The Delhi police had acted as the most brutal institution of the government who had contributed to the governmental autocracy in a very ruthless manner by beating up the youths to blood, male police personals demonically harassing the women protestors sexually, by dragging the females by touching their private body parts. And the police did not have their name tag attached with their uniform, so it was difficult to identify them. Can this be said as a heinous strategy of the Delhi Police, so that they could not be identified?  This brutality of the government can only be witnessed in an authoritarian state, run by a dictatorial regime</w:t>
      </w:r>
      <w:r w:rsidDel="00000000" w:rsidR="00000000" w:rsidRPr="00000000">
        <w:rPr>
          <w:b w:val="1"/>
          <w:bCs w:val="1"/>
          <w:rtl w:val="0"/>
        </w:rPr>
        <w:t xml:space="preserve">.</w:t>
      </w:r>
    </w:p>
    <w:p w:rsidR="00000000" w:rsidDel="00000000" w:rsidP="00000000" w:rsidRDefault="00000000" w:rsidRPr="00000000" w14:paraId="0000000E">
      <w:pPr>
        <w:rPr>
          <w:b w:val="1"/>
          <w:bCs w:val="1"/>
          <w:u w:val="single"/>
        </w:rPr>
      </w:pPr>
      <w:r w:rsidDel="00000000" w:rsidR="00000000" w:rsidRPr="00000000">
        <w:rPr>
          <w:rtl w:val="0"/>
        </w:rPr>
      </w:r>
    </w:p>
    <w:p w:rsidR="00000000" w:rsidDel="00000000" w:rsidP="00000000" w:rsidRDefault="00000000" w:rsidRPr="00000000" w14:paraId="0000000F">
      <w:pPr>
        <w:rPr>
          <w:b w:val="1"/>
          <w:bCs w:val="1"/>
          <w:u w:val="single"/>
        </w:rPr>
      </w:pPr>
      <w:r w:rsidDel="00000000" w:rsidR="00000000" w:rsidRPr="00000000">
        <w:rPr>
          <w:b w:val="1"/>
          <w:bCs w:val="1"/>
          <w:u w:val="single"/>
          <w:rtl w:val="0"/>
        </w:rPr>
        <w:t xml:space="preserve">The Legacy of Hunger Strikes: Then and Now</w:t>
      </w:r>
    </w:p>
    <w:p w:rsidR="00000000" w:rsidDel="00000000" w:rsidP="00000000" w:rsidRDefault="00000000" w:rsidRPr="00000000" w14:paraId="00000010">
      <w:pPr>
        <w:rPr/>
      </w:pPr>
      <w:r w:rsidDel="00000000" w:rsidR="00000000" w:rsidRPr="00000000">
        <w:rPr>
          <w:rtl w:val="0"/>
        </w:rPr>
        <w:t xml:space="preserve">In 1984, Sonam Wangyal, a veteran Ladakhi politician, went on a five-day hunger strike demanding Scheduled Tribe (ST) status for several tribal communities in Ladakh. His fast ended after then Prime Minister Indira Gandhi travelled to Leh, met him personally and assured him that the Centre would consider the demand. And when Sonam Wangyal’s son Sonam Wangchuk was on a hunger strike at Jantar Mantar at 2026, he was forcefully detained from the site by the Delhi Police.</w:t>
      </w:r>
    </w:p>
    <w:p w:rsidR="00000000" w:rsidDel="00000000" w:rsidP="00000000" w:rsidRDefault="00000000" w:rsidRPr="00000000" w14:paraId="00000011">
      <w:pPr>
        <w:rPr/>
      </w:pPr>
      <w:r w:rsidDel="00000000" w:rsidR="00000000" w:rsidRPr="00000000">
        <w:rPr>
          <w:rtl w:val="0"/>
        </w:rPr>
        <w:t xml:space="preserve">Digging to an incident of 2008, when Prof. G.D. Agarwal had performed a hunger strike as his first major protest to save the Ganga, featuring key demands to stop hydroelectric projects, ensure a free-flowing river, and establish a protective committee. This fast had lasted till 18 days and was suspended on 30</w:t>
      </w:r>
      <w:r w:rsidDel="00000000" w:rsidR="00000000" w:rsidRPr="00000000">
        <w:rPr>
          <w:vertAlign w:val="superscript"/>
          <w:rtl w:val="0"/>
        </w:rPr>
        <w:t xml:space="preserve">th</w:t>
      </w:r>
      <w:r w:rsidDel="00000000" w:rsidR="00000000" w:rsidRPr="00000000">
        <w:rPr>
          <w:rtl w:val="0"/>
        </w:rPr>
        <w:t xml:space="preserve"> June, 2008 after the then government assured to protect the Bhagirathi River. Again Prof. G.D. Agarwal fasted in 2009 for long 38 days, which successfully led to the suspension of the Loharinag Pala Hydroelectric Project. Then comes his final and the most fatal hunger strike in 2018, which lasted will 111 days till his death on 11</w:t>
      </w:r>
      <w:r w:rsidDel="00000000" w:rsidR="00000000" w:rsidRPr="00000000">
        <w:rPr>
          <w:vertAlign w:val="superscript"/>
          <w:rtl w:val="0"/>
        </w:rPr>
        <w:t xml:space="preserve">th</w:t>
      </w:r>
      <w:r w:rsidDel="00000000" w:rsidR="00000000" w:rsidRPr="00000000">
        <w:rPr>
          <w:rtl w:val="0"/>
        </w:rPr>
        <w:t xml:space="preserve"> October, 2018, but the government did not accept or implement any of his core legislative demands. Here the chronology says that his hunger strikes did hold value, and had led the governmental reforms by listening to his demands and working upon it till the pre–Bharatiya Janata Party (BJP) era, and his hunger strike in the BJP era had led to his death and still did not bring any reforms as per his demands. This shows us the absolute stubbornness of the present government which holds no value for the voices and demands of the people. </w:t>
      </w:r>
    </w:p>
    <w:p w:rsidR="00000000" w:rsidDel="00000000" w:rsidP="00000000" w:rsidRDefault="00000000" w:rsidRPr="00000000" w14:paraId="00000012">
      <w:pPr>
        <w:rPr/>
      </w:pPr>
      <w:r w:rsidDel="00000000" w:rsidR="00000000" w:rsidRPr="00000000">
        <w:rPr>
          <w:rtl w:val="0"/>
        </w:rPr>
        <w:t xml:space="preserve">The Anna Andolan of 2011 where the social activist Anna Hazare launched an indefinite hunger strike at Ramlila Maidan drawing nationwide public support and global attention, which lasted till 11 days, demanding an independent anti-corruption body with the power to investigate high-ranking public officials, including the prime minister and members of parliament. This movement had forced the then government to pass the Lokpal and the Lokayuktas Act in the parliament. </w:t>
      </w:r>
    </w:p>
    <w:p w:rsidR="00000000" w:rsidDel="00000000" w:rsidP="00000000" w:rsidRDefault="00000000" w:rsidRPr="00000000" w14:paraId="00000013">
      <w:pPr>
        <w:rPr/>
      </w:pPr>
      <w:r w:rsidDel="00000000" w:rsidR="00000000" w:rsidRPr="00000000">
        <w:rPr>
          <w:rtl w:val="0"/>
        </w:rPr>
        <w:t xml:space="preserve">This shows that the voices of the people had hold more values in the previous India than this “Acche Din wale India”. The present government rejects the voices that questions, and sticks to its own decisions in a stubborn way, structuring its own benefits, and the benefits of its close Allies. This is where the BJP government differs itself from the previous regimes and proves its governance as a totalitarian rule.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u w:val="single"/>
        </w:rPr>
      </w:pPr>
      <w:r w:rsidDel="00000000" w:rsidR="00000000" w:rsidRPr="00000000">
        <w:rPr>
          <w:b w:val="1"/>
          <w:bCs w:val="1"/>
          <w:u w:val="single"/>
          <w:rtl w:val="0"/>
        </w:rPr>
        <w:t xml:space="preserve">Viksit Bharat, 2047 and the Crisis of Democratic Accountability</w:t>
      </w:r>
    </w:p>
    <w:p w:rsidR="00000000" w:rsidDel="00000000" w:rsidP="00000000" w:rsidRDefault="00000000" w:rsidRPr="00000000" w14:paraId="00000016">
      <w:pPr>
        <w:rPr/>
      </w:pPr>
      <w:r w:rsidDel="00000000" w:rsidR="00000000" w:rsidRPr="00000000">
        <w:rPr>
          <w:rtl w:val="0"/>
        </w:rPr>
        <w:t xml:space="preserve">The BJP government claims that it will step India to a Viksit Bharat by 2047. But it’s acts proves that it is just pushing the country to an authoritarian regime. The present situation clearly states that the voices of the people stay largely unheard in the present regime of the BJP government. The new India as claimed by the BJP government, makes control over the daily life of the people, structures the educational curriculum within its own ideology, and makes complete control over the mainstream media. Which ultimately corrupts the minds of the emerging generations by blinding them with it’s own ideologically structured environment. And the voices which questions are been labeled as anti-nationals and a threat to the state. This is the nature of an ultimate authoritarian state which thrives by emotionally blinding the people.</w:t>
      </w:r>
    </w:p>
    <w:p w:rsidR="00000000" w:rsidDel="00000000" w:rsidP="00000000" w:rsidRDefault="00000000" w:rsidRPr="00000000" w14:paraId="00000017">
      <w:pPr>
        <w:rPr/>
      </w:pPr>
      <w:r w:rsidDel="00000000" w:rsidR="00000000" w:rsidRPr="00000000">
        <w:rPr>
          <w:rtl w:val="0"/>
        </w:rPr>
        <w:t xml:space="preserve">A state where the voices of the people are been suppressed, and government choses silence and violence as an answer to the peacefully protesting voices, can never be claimed as a democratic state, and this can never be an example of a Developing or a Developed state.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u w:val="single"/>
        </w:rPr>
      </w:pPr>
      <w:r w:rsidDel="00000000" w:rsidR="00000000" w:rsidRPr="00000000">
        <w:rPr>
          <w:b w:val="1"/>
          <w:bCs w:val="1"/>
          <w:u w:val="single"/>
          <w:rtl w:val="0"/>
        </w:rPr>
        <w:t xml:space="preserve">Conclusion</w:t>
      </w:r>
    </w:p>
    <w:p w:rsidR="00000000" w:rsidDel="00000000" w:rsidP="00000000" w:rsidRDefault="00000000" w:rsidRPr="00000000" w14:paraId="0000001A">
      <w:pPr>
        <w:rPr/>
      </w:pPr>
      <w:r w:rsidDel="00000000" w:rsidR="00000000" w:rsidRPr="00000000">
        <w:rPr>
          <w:rtl w:val="0"/>
        </w:rPr>
        <w:t xml:space="preserve">However, the mass public outrage had led to the resignation of the Education Minister Dharmendra Pradhan. In 2015 during the Lalit Modi controversy the Defence Minister Rajnath Singh stated that “(NDA) ministers do not resign”. But today the mass protest by the people had led the government get humbled and ultimately listening to the words of the people after such stubbornness. No doubt this is a victory of the voices of the youth and the citizens of India. But still the government is continuing to impose its own autocracy over the state, as ideology of the government backs its nature to continue its legacy of authoritarianism. And this successful protest of Cockroach Janata Party (CJP) and the hunger strike by Sonam Wangchuk sets an example that a highly ideologically totalitarian fascist regime can be brought down to its knees by structured public assertions and continuation of positive social awareness.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